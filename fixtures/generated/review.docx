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FF01DBA4" w14:textId="77777777">
      <w:pPr>
        <w:pStyle w:val="Heading1"/>
      </w:pPr>
      <w:r>
        <w:t>Review notes</w:t>
      </w:r>
    </w:p>
    <w:p w14:paraId="999266BF" w14:textId="77777777">
      <w:r>
        <w:t xml:space="preserve">The receiving party shall </w:t>
      </w:r>
      <w:ins w:id="1" w:author="Reviewer" w:date="2024-01-01T00:00:00Z">
        <w:r>
          <w:t>safeguard</w:t>
        </w:r>
      </w:ins>
      <w:del w:id="2" w:author="Reviewer" w:date="2024-01-01T00:00:00Z">
        <w:r>
          <w:delText>protect</w:delText>
        </w:r>
      </w:del>
      <w:r>
        <w:t xml:space="preserve"> the information.</w:t>
      </w:r>
    </w:p>
    <w:p w14:paraId="F8740075" w14:textId="77777777">
      <w:r>
        <w:t xml:space="preserve">Replace this phrase near a </w:t>
      </w:r>
      <w:commentRangeStart w:id="0"/>
      <w:r>
        <w:t>comment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</w:t>
      </w:r>
    </w:p>
    <w:p w14:paraId="8FA2ECBE" w14:textId="77777777">
      <w:pPr>
        <w:pStyle w:val="ListParagraph"/>
        <w:numPr>
          <w:ilvl w:val="0"/>
          <w:numId w:val="1"/>
        </w:numPr>
      </w:pPr>
      <w:r>
        <w:t>First obligation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ewer" w:date="2024-01-01T00:00:00Z" w:initials="R">
    <w:p w14:paraId="6E883052" w14:textId="77777777">
      <w:pPr>
        <w:pStyle w:val="CommentText"/>
      </w:pPr>
      <w:r>
        <w:rPr>
          <w:rStyle w:val="CommentReference"/>
        </w:rPr>
        <w:annotationRef/>
      </w:r>
      <w:r>
        <w:t>An ordinary review note.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883052" w15:done="0"/>
</w15:commentsEx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E79EB735" w14:textId="77777777">
      <w:pPr>
        <w:spacing w:after="0" w:line="240" w:lineRule="auto"/>
      </w:pPr>
      <w:r>
        <w:separator/>
      </w:r>
    </w:p>
  </w:endnote>
  <w:endnote w:type="continuationSeparator" w:id="0">
    <w:p w14:paraId="B2E4E4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CC5FF2CB" w14:textId="77777777">
      <w:pPr>
        <w:spacing w:after="0" w:line="240" w:lineRule="auto"/>
      </w:pPr>
      <w:r>
        <w:separator/>
      </w:r>
    </w:p>
  </w:footnote>
  <w:footnote w:type="continuationSeparator" w:id="0">
    <w:p w14:paraId="787E8D5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46F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2E17B8"/>
    <w:multiLevelType w:val="multilevel"/>
    <w:tmpl w:val="0409001D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Letter"/>
      <w:pStyle w:val="Heading3"/>
      <w:lvlText w:val="(%3)"/>
      <w:lvlJc w:val="left"/>
      <w:pPr>
        <w:ind w:left="720" w:hanging="720"/>
      </w:pPr>
    </w:lvl>
    <w:lvl w:ilvl="3">
      <w:start w:val="1"/>
      <w:numFmt w:val="lowerRoman"/>
      <w:pStyle w:val="Heading4"/>
      <w:lvlText w:val="(%4)"/>
      <w:lvlJc w:val="left"/>
      <w:pPr>
        <w:ind w:left="864" w:hanging="864"/>
      </w:pPr>
    </w:lvl>
  </w:abstractNum>
  <w:num w:numId="1" w16cid:durableId="283199500">
    <w:abstractNumId w:val="0"/>
  </w:num>
  <w:num w:numId="2" w16cid:durableId="283199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005A81"/>
    <w:rsid w:val="00047834"/>
    <w:rsid w:val="001A745D"/>
    <w:rsid w:val="002B6F96"/>
    <w:rsid w:val="0041366A"/>
    <w:rsid w:val="004C6F26"/>
    <w:rsid w:val="005E03F7"/>
    <w:rsid w:val="007C54EA"/>
    <w:rsid w:val="007E0A1F"/>
    <w:rsid w:val="00CA009D"/>
    <w:rsid w:val="00D46874"/>
    <w:rsid w:val="00DC7384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5359B"/>
  <w15:chartTrackingRefBased/>
</w:settings>
</file>

<file path=word/styles.xml><?xml version="1.0" encoding="utf-8"?>
<w:styl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CH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</w:style>
  <w:style w:type="paragraph" w:styleId="Heading1">
    <w:name w:val="heading 1"/>
    <w:basedOn w:val="Normal"/>
    <w:next w:val="Normal"/>
    <w:qFormat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2"/>
      </w:numPr>
      <w:spacing w:before="16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2"/>
      </w:numPr>
      <w:spacing w:before="120" w:after="0"/>
      <w:outlineLvl w:val="3"/>
    </w:pPr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  <Relationship Id="rId3" Type="http://schemas.openxmlformats.org/officeDocument/2006/relationships/numbering" Target="numbering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fontTable" Target="fontTable.xml"/>
  <Relationship Id="rId10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3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ritr review preservation fixture</dc:title>
  <dc:subject/>
  <dc:creator>ritr fixtures</dc:creator>
  <cp:keywords/>
  <dc:description/>
  <cp:lastModifiedBy/>
  <cp:revision>1</cp:revision>
  <dcterms:created xsi:type="dcterms:W3CDTF">2024-01-01T00:00:00Z</dcterms:created>
  <dcterms:modified xsi:type="dcterms:W3CDTF">2024-01-01T00:00:00Z</dcterms:modified>
</cp:coreProperties>
</file>